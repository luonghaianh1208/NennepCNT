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00"/>
        <w:jc w:val="center"/>
      </w:pPr>
      <w:r>
        <w:rPr>
          <w:rFonts w:ascii="Times New Roman" w:cs="Times New Roman" w:eastAsia="Times New Roman" w:hAnsi="Times New Roman"/>
          <w:b/>
          <w:bCs/>
          <w:sz w:val="26"/>
          <w:szCs w:val="26"/>
        </w:rPr>
        <w:t xml:space="preserve">CỘNG HÒA XÃ HỘI CHỦ NGHĨA VIỆT NAM</w:t>
      </w:r>
    </w:p>
    <w:p>
      <w:pPr>
        <w:spacing w:after="40" w:line="300"/>
        <w:jc w:val="center"/>
      </w:pPr>
      <w:r>
        <w:rPr>
          <w:rFonts w:ascii="Times New Roman" w:cs="Times New Roman" w:eastAsia="Times New Roman" w:hAnsi="Times New Roman"/>
          <w:b/>
          <w:bCs/>
          <w:sz w:val="26"/>
          <w:szCs w:val="26"/>
        </w:rPr>
        <w:t xml:space="preserve">Độc lập – Tự do – Hạnh phúc</w:t>
      </w:r>
    </w:p>
    <w:p>
      <w:pPr>
        <w:spacing w:after="320" w:line="300"/>
        <w:jc w:val="center"/>
      </w:pPr>
      <w:r>
        <w:rPr>
          <w:rFonts w:ascii="Times New Roman" w:cs="Times New Roman" w:eastAsia="Times New Roman" w:hAnsi="Times New Roman"/>
          <w:sz w:val="26"/>
          <w:szCs w:val="26"/>
        </w:rPr>
        <w:t xml:space="preserve">------------------------</w:t>
      </w:r>
    </w:p>
    <w:p>
      <w:pPr>
        <w:pStyle w:val="Heading1"/>
        <w:spacing w:after="80"/>
        <w:jc w:val="center"/>
      </w:pPr>
      <w:r>
        <w:rPr>
          <w:rFonts w:ascii="Times New Roman" w:cs="Times New Roman" w:eastAsia="Times New Roman" w:hAnsi="Times New Roman"/>
          <w:b/>
          <w:bCs/>
          <w:sz w:val="32"/>
          <w:szCs w:val="32"/>
        </w:rPr>
        <w:t xml:space="preserve">HỢP ĐỒNG CHUYỂN GIAO VÀ CUNG CẤP DỊCH VỤ</w:t>
      </w:r>
    </w:p>
    <w:p>
      <w:pPr>
        <w:spacing w:after="120"/>
        <w:jc w:val="center"/>
      </w:pPr>
      <w:r>
        <w:rPr>
          <w:rFonts w:ascii="Times New Roman" w:cs="Times New Roman" w:eastAsia="Times New Roman" w:hAnsi="Times New Roman"/>
          <w:b/>
          <w:bCs/>
          <w:sz w:val="32"/>
          <w:szCs w:val="32"/>
        </w:rPr>
        <w:t xml:space="preserve">HỆ THỐNG QUẢN LÝ NỀN NẾP HỌC SINH</w:t>
      </w:r>
    </w:p>
    <w:p>
      <w:pPr>
        <w:spacing w:after="280" w:line="300"/>
        <w:jc w:val="center"/>
      </w:pPr>
      <w:r>
        <w:rPr>
          <w:rFonts w:ascii="Times New Roman" w:cs="Times New Roman" w:eastAsia="Times New Roman" w:hAnsi="Times New Roman"/>
          <w:i/>
          <w:iCs/>
          <w:sz w:val="26"/>
          <w:szCs w:val="26"/>
        </w:rPr>
        <w:t xml:space="preserve">Số: ......../2026/HĐCG-NN</w:t>
      </w:r>
    </w:p>
    <w:p>
      <w:pPr>
        <w:spacing w:after="60" w:line="300"/>
        <w:jc w:val="both"/>
      </w:pPr>
      <w:r>
        <w:rPr>
          <w:rFonts w:ascii="Times New Roman" w:cs="Times New Roman" w:eastAsia="Times New Roman" w:hAnsi="Times New Roman"/>
          <w:i/>
          <w:iCs/>
          <w:sz w:val="26"/>
          <w:szCs w:val="26"/>
        </w:rPr>
        <w:t xml:space="preserve">Căn cứ Bộ luật Dân sự số 91/2015/QH13 ngày 24 tháng 11 năm 2015;</w:t>
      </w:r>
    </w:p>
    <w:p>
      <w:pPr>
        <w:spacing w:after="60" w:line="300"/>
        <w:jc w:val="both"/>
      </w:pPr>
      <w:r>
        <w:rPr>
          <w:rFonts w:ascii="Times New Roman" w:cs="Times New Roman" w:eastAsia="Times New Roman" w:hAnsi="Times New Roman"/>
          <w:i/>
          <w:iCs/>
          <w:sz w:val="26"/>
          <w:szCs w:val="26"/>
        </w:rPr>
        <w:t xml:space="preserve">Căn cứ Luật Công nghệ thông tin số 67/2006/QH11 ngày 29 tháng 6 năm 2006;</w:t>
      </w:r>
    </w:p>
    <w:p>
      <w:pPr>
        <w:spacing w:after="60" w:line="300"/>
        <w:jc w:val="both"/>
        <w:rPr>
          <w:ins w:id="9001" w:author="Trợ lý AI – rà soát pháp lý (Cowork)" w:date="2026-08-24T00:00:00Z"/>
        </w:rPr>
      </w:pPr>
      <w:ins w:id="9002" w:author="Trợ lý AI – rà soát pháp lý (Cowork)" w:date="2026-08-24T00:00:00Z">
        <w:r>
          <w:rPr>
            <w:rFonts w:ascii="Times New Roman" w:cs="Times New Roman" w:eastAsia="Times New Roman" w:hAnsi="Times New Roman"/>
            <w:i/>
            <w:iCs/>
            <w:sz w:val="26"/>
            <w:szCs w:val="26"/>
          </w:rPr>
          <w:t xml:space="preserve">Căn cứ Luật Công nghiệp công nghệ số số 71/2025/QH15 ngày 14 tháng 6 năm 2025, có hiệu lực thi hành từ ngày 01 tháng 01 năm 2026;</w:t>
        </w:r>
      </w:ins>
    </w:p>
    <w:p>
      <w:pPr>
        <w:spacing w:after="60" w:line="300"/>
        <w:jc w:val="both"/>
        <w:rPr>
          <w:ins w:id="9003" w:author="Trợ lý AI – rà soát pháp lý (Cowork)" w:date="2026-08-24T00:00:00Z"/>
        </w:rPr>
      </w:pPr>
      <w:ins w:id="9004" w:author="Trợ lý AI – rà soát pháp lý (Cowork)" w:date="2026-08-24T00:00:00Z">
        <w:r>
          <w:rPr>
            <w:rFonts w:ascii="Times New Roman" w:cs="Times New Roman" w:eastAsia="Times New Roman" w:hAnsi="Times New Roman"/>
            <w:i/>
            <w:iCs/>
            <w:sz w:val="26"/>
            <w:szCs w:val="26"/>
          </w:rPr>
          <w:t xml:space="preserve">Căn cứ Luật Chuyển đổi số số 148/2025/QH15 ngày 11 tháng 12 năm 2025, có hiệu lực thi hành từ ngày 01 tháng 7 năm 2026;</w:t>
        </w:r>
      </w:ins>
    </w:p>
    <w:p>
      <w:pPr>
        <w:spacing w:after="60" w:line="300"/>
        <w:jc w:val="both"/>
      </w:pPr>
      <w:del w:id="9005" w:author="Trợ lý AI – rà soát pháp lý (Cowork)" w:date="2026-08-24T00:00:00Z">
        <w:r>
          <w:rPr>
            <w:rFonts w:ascii="Times New Roman" w:cs="Times New Roman" w:eastAsia="Times New Roman" w:hAnsi="Times New Roman"/>
            <w:i/>
            <w:iCs/>
            <w:sz w:val="26"/>
            <w:szCs w:val="26"/>
          </w:rPr>
          <w:delText xml:space="preserve">Căn cứ Luật Sở hữu trí tuệ và các văn bản sửa đổi, bổ sung;</w:delText>
        </w:r>
      </w:del>
      <w:ins w:id="9006" w:author="Trợ lý AI – rà soát pháp lý (Cowork)" w:date="2026-08-24T00:00:00Z">
        <w:r>
          <w:rPr>
            <w:rFonts w:ascii="Times New Roman" w:cs="Times New Roman" w:eastAsia="Times New Roman" w:hAnsi="Times New Roman"/>
            <w:i/>
            <w:iCs/>
            <w:sz w:val="26"/>
            <w:szCs w:val="26"/>
          </w:rPr>
          <w:t xml:space="preserve">Căn cứ Luật Sở hữu trí tuệ (Văn bản hợp nhất số 155/VBHN-VPQH năm 2025), đã được sửa đổi, bổ sung bởi Luật số 131/2025/QH15 ngày 10 tháng 12 năm 2025 của Quốc hội, có hiệu lực thi hành từ ngày 01 tháng 4 năm 2026;</w:t>
        </w:r>
      </w:ins>
    </w:p>
    <w:p>
      <w:pPr>
        <w:spacing w:after="60" w:line="300"/>
        <w:jc w:val="both"/>
        <w:rPr>
          <w:del w:id="9007" w:author="Trợ lý AI – rà soát pháp lý (Cowork)" w:date="2026-08-24T00:00:00Z"/>
        </w:rPr>
      </w:pPr>
      <w:del w:id="9008" w:author="Trợ lý AI – rà soát pháp lý (Cowork)" w:date="2026-08-24T00:00:00Z">
        <w:r>
          <w:rPr>
            <w:rFonts w:ascii="Times New Roman" w:cs="Times New Roman" w:eastAsia="Times New Roman" w:hAnsi="Times New Roman"/>
            <w:i/>
            <w:iCs/>
            <w:sz w:val="26"/>
            <w:szCs w:val="26"/>
          </w:rPr>
          <w:delText xml:space="preserve">Căn cứ Nghị định số 13/2023/NĐ-CP ngày 17 tháng 4 năm 2023 về bảo vệ dữ liệu cá nhân;</w:delText>
        </w:r>
      </w:del>
    </w:p>
    <w:p>
      <w:pPr>
        <w:spacing w:after="60" w:line="300"/>
        <w:jc w:val="both"/>
        <w:rPr>
          <w:ins w:id="9009" w:author="Trợ lý AI – rà soát pháp lý (Cowork)" w:date="2026-08-24T00:00:00Z"/>
        </w:rPr>
      </w:pPr>
      <w:ins w:id="9010" w:author="Trợ lý AI – rà soát pháp lý (Cowork)" w:date="2026-08-24T00:00:00Z">
        <w:r>
          <w:rPr>
            <w:rFonts w:ascii="Times New Roman" w:cs="Times New Roman" w:eastAsia="Times New Roman" w:hAnsi="Times New Roman"/>
            <w:i/>
            <w:iCs/>
            <w:sz w:val="26"/>
            <w:szCs w:val="26"/>
          </w:rPr>
          <w:t xml:space="preserve">Căn cứ Luật Bảo vệ dữ liệu cá nhân số 91/2025/QH15 ngày 26 tháng 6 năm 2025, có hiệu lực thi hành từ ngày 01 tháng 01 năm 2026;</w:t>
        </w:r>
      </w:ins>
    </w:p>
    <w:p>
      <w:pPr>
        <w:spacing w:after="60" w:line="300"/>
        <w:jc w:val="both"/>
        <w:rPr>
          <w:ins w:id="9011" w:author="Trợ lý AI – rà soát pháp lý (Cowork)" w:date="2026-08-24T00:00:00Z"/>
        </w:rPr>
      </w:pPr>
      <w:ins w:id="9012" w:author="Trợ lý AI – rà soát pháp lý (Cowork)" w:date="2026-08-24T00:00:00Z">
        <w:r>
          <w:rPr>
            <w:rFonts w:ascii="Times New Roman" w:cs="Times New Roman" w:eastAsia="Times New Roman" w:hAnsi="Times New Roman"/>
            <w:i/>
            <w:iCs/>
            <w:sz w:val="26"/>
            <w:szCs w:val="26"/>
          </w:rPr>
          <w:t xml:space="preserve">Căn cứ Nghị định số 356/2025/NĐ-CP ngày 31 tháng 12 năm 2025 của Chính phủ quy định chi tiết một số điều và biện pháp thi hành Luật Bảo vệ dữ liệu cá nhân;</w:t>
        </w:r>
      </w:ins>
    </w:p>
    <w:p>
      <w:pPr>
        <w:spacing w:after="200" w:line="300"/>
        <w:jc w:val="both"/>
      </w:pPr>
      <w:r>
        <w:rPr>
          <w:rFonts w:ascii="Times New Roman" w:cs="Times New Roman" w:eastAsia="Times New Roman" w:hAnsi="Times New Roman"/>
          <w:i/>
          <w:iCs/>
          <w:sz w:val="26"/>
          <w:szCs w:val="26"/>
        </w:rPr>
        <w:t xml:space="preserve">Căn cứ nhu cầu và khả năng của hai bên,</w:t>
      </w:r>
    </w:p>
    <w:p>
      <w:pPr>
        <w:spacing w:after="240" w:line="300"/>
        <w:jc w:val="both"/>
      </w:pPr>
      <w:r>
        <w:rPr>
          <w:rFonts w:ascii="Times New Roman" w:cs="Times New Roman" w:eastAsia="Times New Roman" w:hAnsi="Times New Roman"/>
          <w:sz w:val="26"/>
          <w:szCs w:val="26"/>
        </w:rPr>
        <w:t xml:space="preserve">Hôm nay, ngày ...... tháng ...... năm 20......, tại ................................................................, chúng tôi gồm:</w:t>
      </w:r>
    </w:p>
    <w:p>
      <w:pPr>
        <w:spacing w:after="80" w:line="300"/>
        <w:jc w:val="both"/>
      </w:pPr>
      <w:r>
        <w:rPr>
          <w:rFonts w:ascii="Times New Roman" w:cs="Times New Roman" w:eastAsia="Times New Roman" w:hAnsi="Times New Roman"/>
          <w:b/>
          <w:bCs/>
          <w:sz w:val="26"/>
          <w:szCs w:val="26"/>
        </w:rPr>
        <w:t xml:space="preserve">BÊN A – BÊN CHUYỂN GIAO</w:t>
      </w:r>
    </w:p>
    <w:p>
      <w:pPr>
        <w:spacing w:after="60" w:line="300"/>
        <w:jc w:val="both"/>
      </w:pPr>
      <w:r>
        <w:rPr>
          <w:rFonts w:ascii="Times New Roman" w:cs="Times New Roman" w:eastAsia="Times New Roman" w:hAnsi="Times New Roman"/>
          <w:b/>
          <w:bCs/>
          <w:sz w:val="26"/>
          <w:szCs w:val="26"/>
        </w:rPr>
        <w:t xml:space="preserve">Đoàn TNCS Hồ Chí Minh Trường THPT Chuyên Nguyễn Trãi</w:t>
      </w:r>
    </w:p>
    <w:p>
      <w:pPr>
        <w:spacing w:after="120" w:line="300"/>
        <w:jc w:val="both"/>
      </w:pPr>
      <w:r>
        <w:rPr>
          <w:rFonts w:ascii="Times New Roman" w:cs="Times New Roman" w:eastAsia="Times New Roman" w:hAnsi="Times New Roman"/>
          <w:sz w:val="26"/>
          <w:szCs w:val="26"/>
        </w:rPr>
        <w:t xml:space="preserve">Địa chỉ: .................................................................................................................</w:t>
      </w:r>
    </w:p>
    <w:p>
      <w:pPr>
        <w:spacing w:after="120" w:line="300"/>
        <w:jc w:val="both"/>
      </w:pPr>
      <w:r>
        <w:rPr>
          <w:rFonts w:ascii="Times New Roman" w:cs="Times New Roman" w:eastAsia="Times New Roman" w:hAnsi="Times New Roman"/>
          <w:sz w:val="26"/>
          <w:szCs w:val="26"/>
        </w:rPr>
        <w:t xml:space="preserve">Người đại diện: ................................................  Chức vụ: ..............................................</w:t>
      </w:r>
    </w:p>
    <w:p>
      <w:pPr>
        <w:spacing w:after="120" w:line="300"/>
        <w:jc w:val="both"/>
      </w:pPr>
      <w:r>
        <w:rPr>
          <w:rFonts w:ascii="Times New Roman" w:cs="Times New Roman" w:eastAsia="Times New Roman" w:hAnsi="Times New Roman"/>
          <w:sz w:val="26"/>
          <w:szCs w:val="26"/>
        </w:rPr>
        <w:t xml:space="preserve">Điện thoại: ....................................  Thư điện tử: .......................................................</w:t>
      </w:r>
    </w:p>
    <w:p>
      <w:pPr>
        <w:spacing w:after="120" w:line="300"/>
        <w:jc w:val="both"/>
      </w:pPr>
      <w:r>
        <w:rPr>
          <w:rFonts w:ascii="Times New Roman" w:cs="Times New Roman" w:eastAsia="Times New Roman" w:hAnsi="Times New Roman"/>
          <w:sz w:val="26"/>
          <w:szCs w:val="26"/>
        </w:rPr>
        <w:t xml:space="preserve">Đại diện kỹ thuật (tác giả phần mềm): Ông Lương Hải Anh – 2Anh AI Education</w:t>
      </w:r>
    </w:p>
    <w:p>
      <w:pPr>
        <w:spacing w:after="200" w:line="300"/>
        <w:jc w:val="both"/>
      </w:pPr>
      <w:r>
        <w:rPr>
          <w:rFonts w:ascii="Times New Roman" w:cs="Times New Roman" w:eastAsia="Times New Roman" w:hAnsi="Times New Roman"/>
          <w:sz w:val="26"/>
          <w:szCs w:val="26"/>
        </w:rPr>
        <w:t xml:space="preserve">Điện thoại: 0328 186 264   ·   Thư điện tử: luonghaianh1208@gmail.com</w:t>
      </w:r>
    </w:p>
    <w:p>
      <w:pPr>
        <w:spacing w:after="80" w:line="300"/>
        <w:jc w:val="both"/>
      </w:pPr>
      <w:r>
        <w:rPr>
          <w:rFonts w:ascii="Times New Roman" w:cs="Times New Roman" w:eastAsia="Times New Roman" w:hAnsi="Times New Roman"/>
          <w:b/>
          <w:bCs/>
          <w:sz w:val="26"/>
          <w:szCs w:val="26"/>
        </w:rPr>
        <w:t xml:space="preserve">BÊN B – BÊN TIẾP NHẬN</w:t>
      </w:r>
    </w:p>
    <w:p>
      <w:pPr>
        <w:spacing w:after="60" w:line="300"/>
        <w:jc w:val="both"/>
      </w:pPr>
      <w:r>
        <w:rPr>
          <w:rFonts w:ascii="Times New Roman" w:cs="Times New Roman" w:eastAsia="Times New Roman" w:hAnsi="Times New Roman"/>
          <w:b/>
          <w:bCs/>
          <w:sz w:val="26"/>
          <w:szCs w:val="26"/>
        </w:rPr>
        <w:t xml:space="preserve">Đoàn TNCS Hồ Chí Minh Trường THPT ...........................................................</w:t>
      </w:r>
    </w:p>
    <w:p>
      <w:pPr>
        <w:spacing w:after="120" w:line="300"/>
        <w:jc w:val="both"/>
      </w:pPr>
      <w:r>
        <w:rPr>
          <w:rFonts w:ascii="Times New Roman" w:cs="Times New Roman" w:eastAsia="Times New Roman" w:hAnsi="Times New Roman"/>
          <w:sz w:val="26"/>
          <w:szCs w:val="26"/>
        </w:rPr>
        <w:t xml:space="preserve">Địa chỉ: .................................................................................................................</w:t>
      </w:r>
    </w:p>
    <w:p>
      <w:pPr>
        <w:spacing w:after="120" w:line="300"/>
        <w:jc w:val="both"/>
      </w:pPr>
      <w:r>
        <w:rPr>
          <w:rFonts w:ascii="Times New Roman" w:cs="Times New Roman" w:eastAsia="Times New Roman" w:hAnsi="Times New Roman"/>
          <w:sz w:val="26"/>
          <w:szCs w:val="26"/>
        </w:rPr>
        <w:t xml:space="preserve">Người đại diện: ................................................  Chức vụ: ..............................................</w:t>
      </w:r>
    </w:p>
    <w:p>
      <w:pPr>
        <w:spacing w:after="200" w:line="300"/>
        <w:jc w:val="both"/>
      </w:pPr>
      <w:r>
        <w:rPr>
          <w:rFonts w:ascii="Times New Roman" w:cs="Times New Roman" w:eastAsia="Times New Roman" w:hAnsi="Times New Roman"/>
          <w:sz w:val="26"/>
          <w:szCs w:val="26"/>
        </w:rPr>
        <w:t xml:space="preserve">Điện thoại: ....................................  Thư điện tử: .......................................................</w:t>
      </w:r>
    </w:p>
    <w:p>
      <w:pPr>
        <w:spacing w:after="120" w:line="300"/>
        <w:jc w:val="both"/>
      </w:pPr>
      <w:r>
        <w:rPr>
          <w:rFonts w:ascii="Times New Roman" w:cs="Times New Roman" w:eastAsia="Times New Roman" w:hAnsi="Times New Roman"/>
          <w:sz w:val="26"/>
          <w:szCs w:val="26"/>
        </w:rPr>
        <w:t xml:space="preserve">Hai bên thống nhất ký kết hợp đồng với các điều khoản sau:</w:t>
      </w:r>
    </w:p>
    <w:p>
      <w:pPr>
        <w:spacing w:after="120" w:before="260"/>
      </w:pPr>
      <w:r>
        <w:rPr>
          <w:rFonts w:ascii="Times New Roman" w:cs="Times New Roman" w:eastAsia="Times New Roman" w:hAnsi="Times New Roman"/>
          <w:b/>
          <w:bCs/>
          <w:sz w:val="26"/>
          <w:szCs w:val="26"/>
        </w:rPr>
        <w:t xml:space="preserve">Điều 1. Nội dung hợp đồng</w:t>
      </w:r>
    </w:p>
    <w:p>
      <w:pPr>
        <w:spacing w:after="120" w:line="300"/>
        <w:jc w:val="both"/>
      </w:pPr>
      <w:r>
        <w:rPr>
          <w:rFonts w:ascii="Times New Roman" w:cs="Times New Roman" w:eastAsia="Times New Roman" w:hAnsi="Times New Roman"/>
          <w:sz w:val="26"/>
          <w:szCs w:val="26"/>
        </w:rPr>
        <w:t xml:space="preserve">1.1. Bên A chuyển giao cho Bên B quyền sử dụng Hệ thống Quản lý Nền nếp học sinh (sau đây gọi là “Hệ thống”) dưới hình thức một bản triển khai riêng, mang thương hiệu của Bên B, dữ liệu độc lập với các đơn vị khác.</w:t>
      </w:r>
    </w:p>
    <w:p>
      <w:pPr>
        <w:spacing w:after="120" w:line="300"/>
        <w:jc w:val="both"/>
      </w:pPr>
      <w:r>
        <w:rPr>
          <w:rFonts w:ascii="Times New Roman" w:cs="Times New Roman" w:eastAsia="Times New Roman" w:hAnsi="Times New Roman"/>
          <w:sz w:val="26"/>
          <w:szCs w:val="26"/>
        </w:rPr>
        <w:t xml:space="preserve">1.2. Bên A cung cấp dịch vụ triển khai, đào tạo sử dụng, vận hành hạ tầng và hỗ trợ kỹ thuật trong suốt thời hạn hợp đồng.</w:t>
      </w:r>
    </w:p>
    <w:p>
      <w:pPr>
        <w:spacing w:after="120" w:line="300"/>
        <w:jc w:val="both"/>
      </w:pPr>
      <w:r>
        <w:rPr>
          <w:rFonts w:ascii="Times New Roman" w:cs="Times New Roman" w:eastAsia="Times New Roman" w:hAnsi="Times New Roman"/>
          <w:sz w:val="26"/>
          <w:szCs w:val="26"/>
        </w:rPr>
        <w:t xml:space="preserve">1.3. Hợp đồng này chuyển giao quyền sử dụng, KHÔNG chuyển giao quyền sở hữu phần mềm, mã nguồn hay quyền tác giả đối với Hệ thống.</w:t>
      </w:r>
    </w:p>
    <w:p>
      <w:pPr>
        <w:spacing w:after="120" w:before="260"/>
      </w:pPr>
      <w:r>
        <w:rPr>
          <w:rFonts w:ascii="Times New Roman" w:cs="Times New Roman" w:eastAsia="Times New Roman" w:hAnsi="Times New Roman"/>
          <w:b/>
          <w:bCs/>
          <w:sz w:val="26"/>
          <w:szCs w:val="26"/>
        </w:rPr>
        <w:t xml:space="preserve">Điều 2. Phạm vi công việc</w:t>
      </w:r>
    </w:p>
    <w:p>
      <w:pPr>
        <w:spacing w:after="120" w:line="300"/>
        <w:jc w:val="both"/>
      </w:pPr>
      <w:r>
        <w:rPr>
          <w:rFonts w:ascii="Times New Roman" w:cs="Times New Roman" w:eastAsia="Times New Roman" w:hAnsi="Times New Roman"/>
          <w:sz w:val="26"/>
          <w:szCs w:val="26"/>
        </w:rPr>
        <w:t xml:space="preserve">Bên A thực hiện các nội dung sau:</w:t>
      </w:r>
    </w:p>
    <w:p>
      <w:pPr>
        <w:spacing w:after="120" w:line="300"/>
        <w:ind w:left="340"/>
        <w:jc w:val="both"/>
      </w:pPr>
      <w:r>
        <w:rPr>
          <w:rFonts w:ascii="Times New Roman" w:cs="Times New Roman" w:eastAsia="Times New Roman" w:hAnsi="Times New Roman"/>
          <w:sz w:val="26"/>
          <w:szCs w:val="26"/>
        </w:rPr>
        <w:t xml:space="preserve">a) Khảo sát nhu cầu: cơ cấu lớp, bộ tiêu chí nền nếp, mẫu báo cáo và danh sách tài khoản của Bên B.</w:t>
      </w:r>
    </w:p>
    <w:p>
      <w:pPr>
        <w:spacing w:after="120" w:line="300"/>
        <w:ind w:left="340"/>
        <w:jc w:val="both"/>
      </w:pPr>
      <w:r>
        <w:rPr>
          <w:rFonts w:ascii="Times New Roman" w:cs="Times New Roman" w:eastAsia="Times New Roman" w:hAnsi="Times New Roman"/>
          <w:sz w:val="26"/>
          <w:szCs w:val="26"/>
        </w:rPr>
        <w:t xml:space="preserve">b) Dựng hệ thống riêng cho Bên B, gắn tên trường, logo và địa chỉ truy cập riêng.</w:t>
      </w:r>
    </w:p>
    <w:p>
      <w:pPr>
        <w:spacing w:after="120" w:line="300"/>
        <w:ind w:left="340"/>
        <w:jc w:val="both"/>
      </w:pPr>
      <w:r>
        <w:rPr>
          <w:rFonts w:ascii="Times New Roman" w:cs="Times New Roman" w:eastAsia="Times New Roman" w:hAnsi="Times New Roman"/>
          <w:sz w:val="26"/>
          <w:szCs w:val="26"/>
        </w:rPr>
        <w:t xml:space="preserve">c) Nhập dữ liệu nền: danh sách lớp, học sinh, bộ tiêu chí, mốc thời gian năm học.</w:t>
      </w:r>
    </w:p>
    <w:p>
      <w:pPr>
        <w:spacing w:after="120" w:line="300"/>
        <w:ind w:left="340"/>
        <w:jc w:val="both"/>
      </w:pPr>
      <w:r>
        <w:rPr>
          <w:rFonts w:ascii="Times New Roman" w:cs="Times New Roman" w:eastAsia="Times New Roman" w:hAnsi="Times New Roman"/>
          <w:sz w:val="26"/>
          <w:szCs w:val="26"/>
        </w:rPr>
        <w:t xml:space="preserve">d) Cấp tài khoản quản trị và tài khoản người dùng theo phân quyền do Bên B đề nghị.</w:t>
      </w:r>
    </w:p>
    <w:p>
      <w:pPr>
        <w:spacing w:after="120" w:line="300"/>
        <w:ind w:left="340"/>
        <w:jc w:val="both"/>
      </w:pPr>
      <w:r>
        <w:rPr>
          <w:rFonts w:ascii="Times New Roman" w:cs="Times New Roman" w:eastAsia="Times New Roman" w:hAnsi="Times New Roman"/>
          <w:sz w:val="26"/>
          <w:szCs w:val="26"/>
        </w:rPr>
        <w:t xml:space="preserve">đ) Đào tạo sử dụng cho cán bộ phụ trách: tối thiểu 01 buổi, có tài liệu hướng dẫn kèm theo.</w:t>
      </w:r>
    </w:p>
    <w:p>
      <w:pPr>
        <w:spacing w:after="120" w:line="300"/>
        <w:ind w:left="340"/>
        <w:jc w:val="both"/>
      </w:pPr>
      <w:r>
        <w:rPr>
          <w:rFonts w:ascii="Times New Roman" w:cs="Times New Roman" w:eastAsia="Times New Roman" w:hAnsi="Times New Roman"/>
          <w:sz w:val="26"/>
          <w:szCs w:val="26"/>
        </w:rPr>
        <w:t xml:space="preserve">e) Vận hành hạ tầng, sao lưu dữ liệu định kỳ và cập nhật phiên bản trong thời hạn hợp đồng.</w:t>
      </w:r>
    </w:p>
    <w:p>
      <w:pPr>
        <w:spacing w:after="120" w:line="300"/>
        <w:ind w:left="340"/>
        <w:jc w:val="both"/>
      </w:pPr>
      <w:r>
        <w:rPr>
          <w:rFonts w:ascii="Times New Roman" w:cs="Times New Roman" w:eastAsia="Times New Roman" w:hAnsi="Times New Roman"/>
          <w:sz w:val="26"/>
          <w:szCs w:val="26"/>
        </w:rPr>
        <w:t xml:space="preserve">g) Hỗ trợ kỹ thuật qua điện thoại, thư điện tử hoặc ứng dụng nhắn tin trong giờ hành chính.</w:t>
      </w:r>
    </w:p>
    <w:p>
      <w:pPr>
        <w:spacing w:after="120" w:before="260"/>
      </w:pPr>
      <w:r>
        <w:rPr>
          <w:rFonts w:ascii="Times New Roman" w:cs="Times New Roman" w:eastAsia="Times New Roman" w:hAnsi="Times New Roman"/>
          <w:b/>
          <w:bCs/>
          <w:sz w:val="26"/>
          <w:szCs w:val="26"/>
        </w:rPr>
        <w:t xml:space="preserve">Điều 3. Giá trị hợp đồng và phương thức thanh toán</w:t>
      </w:r>
    </w:p>
    <w:p>
      <w:pPr>
        <w:spacing w:after="120" w:line="300"/>
        <w:jc w:val="both"/>
      </w:pPr>
      <w:r>
        <w:rPr>
          <w:rFonts w:ascii="Times New Roman" w:cs="Times New Roman" w:eastAsia="Times New Roman" w:hAnsi="Times New Roman"/>
          <w:sz w:val="26"/>
          <w:szCs w:val="26"/>
        </w:rPr>
        <w:t xml:space="preserve">3.1. Phí triển khai ban đầu (một lần): ............................................ đồng.</w:t>
      </w:r>
    </w:p>
    <w:p>
      <w:pPr>
        <w:spacing w:after="120" w:line="300"/>
        <w:jc w:val="both"/>
      </w:pPr>
      <w:r>
        <w:rPr>
          <w:rFonts w:ascii="Times New Roman" w:cs="Times New Roman" w:eastAsia="Times New Roman" w:hAnsi="Times New Roman"/>
          <w:sz w:val="26"/>
          <w:szCs w:val="26"/>
        </w:rPr>
        <w:t xml:space="preserve">3.2. Phí duy trì hệ thống: ............................................ đồng/năm, đã bao gồm chi phí hạ tầng, sao lưu, cập nhật phiên bản và hỗ trợ kỹ thuật.</w:t>
      </w:r>
    </w:p>
    <w:p>
      <w:pPr>
        <w:spacing w:after="120" w:line="300"/>
        <w:jc w:val="both"/>
      </w:pPr>
      <w:r>
        <w:rPr>
          <w:rFonts w:ascii="Times New Roman" w:cs="Times New Roman" w:eastAsia="Times New Roman" w:hAnsi="Times New Roman"/>
          <w:sz w:val="26"/>
          <w:szCs w:val="26"/>
        </w:rPr>
        <w:t xml:space="preserve">3.3. Ưu đãi áp dụng cho Bên B (nếu có): chiết khấu ............ % theo chính sách dành cho đơn vị đăng ký sớm hoặc ký hợp đồng nhiều năm. Trường hợp ký từ 03 năm trở lên, mức phí duy trì được giữ nguyên trong suốt thời hạn hợp đồng.</w:t>
      </w:r>
    </w:p>
    <w:p>
      <w:pPr>
        <w:spacing w:after="120" w:line="300"/>
        <w:jc w:val="both"/>
      </w:pPr>
      <w:r>
        <w:rPr>
          <w:rFonts w:ascii="Times New Roman" w:cs="Times New Roman" w:eastAsia="Times New Roman" w:hAnsi="Times New Roman"/>
          <w:sz w:val="26"/>
          <w:szCs w:val="26"/>
        </w:rPr>
        <w:t xml:space="preserve">3.4. Phương thức thanh toán: chuyển khoản hoặc tiền mặt, chia làm ...... đợt:</w:t>
      </w:r>
    </w:p>
    <w:p>
      <w:pPr>
        <w:spacing w:after="120" w:line="300"/>
        <w:ind w:left="340"/>
        <w:jc w:val="both"/>
      </w:pPr>
      <w:r>
        <w:rPr>
          <w:rFonts w:ascii="Times New Roman" w:cs="Times New Roman" w:eastAsia="Times New Roman" w:hAnsi="Times New Roman"/>
          <w:sz w:val="26"/>
          <w:szCs w:val="26"/>
        </w:rPr>
        <w:t xml:space="preserve">Đợt 1: ......% giá trị hợp đồng, trong vòng ...... ngày kể từ ngày ký.</w:t>
      </w:r>
    </w:p>
    <w:p>
      <w:pPr>
        <w:spacing w:after="120" w:line="300"/>
        <w:ind w:left="340"/>
        <w:jc w:val="both"/>
      </w:pPr>
      <w:r>
        <w:rPr>
          <w:rFonts w:ascii="Times New Roman" w:cs="Times New Roman" w:eastAsia="Times New Roman" w:hAnsi="Times New Roman"/>
          <w:sz w:val="26"/>
          <w:szCs w:val="26"/>
        </w:rPr>
        <w:t xml:space="preserve">Đợt 2: ......% giá trị còn lại, sau khi nghiệm thu và bàn giao.</w:t>
      </w:r>
    </w:p>
    <w:p>
      <w:pPr>
        <w:spacing w:after="120" w:line="300"/>
        <w:jc w:val="both"/>
      </w:pPr>
      <w:r>
        <w:rPr>
          <w:rFonts w:ascii="Times New Roman" w:cs="Times New Roman" w:eastAsia="Times New Roman" w:hAnsi="Times New Roman"/>
          <w:sz w:val="26"/>
          <w:szCs w:val="26"/>
        </w:rPr>
        <w:t xml:space="preserve">3.5. Các khoản phí trên chưa bao gồm chi phí phát sinh do Bên B yêu cầu chỉnh sửa ngoài phạm vi tại Điều 2; nếu có, hai bên thỏa thuận bằng phụ lục hợp đồng.</w:t>
      </w:r>
    </w:p>
    <w:p>
      <w:pPr>
        <w:spacing w:after="120" w:before="260"/>
      </w:pPr>
      <w:r>
        <w:rPr>
          <w:rFonts w:ascii="Times New Roman" w:cs="Times New Roman" w:eastAsia="Times New Roman" w:hAnsi="Times New Roman"/>
          <w:b/>
          <w:bCs/>
          <w:sz w:val="26"/>
          <w:szCs w:val="26"/>
        </w:rPr>
        <w:t xml:space="preserve">Điều 4. Quyền và nghĩa vụ của Bên A</w:t>
      </w:r>
    </w:p>
    <w:p>
      <w:pPr>
        <w:spacing w:after="120" w:line="300"/>
        <w:jc w:val="both"/>
      </w:pPr>
      <w:r>
        <w:rPr>
          <w:rFonts w:ascii="Times New Roman" w:cs="Times New Roman" w:eastAsia="Times New Roman" w:hAnsi="Times New Roman"/>
          <w:sz w:val="26"/>
          <w:szCs w:val="26"/>
        </w:rPr>
        <w:t xml:space="preserve">4.1. Bàn giao Hệ thống đúng phạm vi, đúng tiến độ đã thống nhất.</w:t>
      </w:r>
    </w:p>
    <w:p>
      <w:pPr>
        <w:spacing w:after="120" w:line="300"/>
        <w:jc w:val="both"/>
      </w:pPr>
      <w:r>
        <w:rPr>
          <w:rFonts w:ascii="Times New Roman" w:cs="Times New Roman" w:eastAsia="Times New Roman" w:hAnsi="Times New Roman"/>
          <w:sz w:val="26"/>
          <w:szCs w:val="26"/>
        </w:rPr>
        <w:t xml:space="preserve">4.2. Bảo đảm Hệ thống hoạt động ổn định; khắc phục sự cố kỹ thuật trong thời gian sớm nhất, tối đa 24 giờ làm việc kể từ khi nhận được thông báo đối với lỗi làm gián đoạn sử dụng.</w:t>
      </w:r>
    </w:p>
    <w:p>
      <w:pPr>
        <w:spacing w:after="120" w:line="300"/>
        <w:jc w:val="both"/>
      </w:pPr>
      <w:r>
        <w:rPr>
          <w:rFonts w:ascii="Times New Roman" w:cs="Times New Roman" w:eastAsia="Times New Roman" w:hAnsi="Times New Roman"/>
          <w:sz w:val="26"/>
          <w:szCs w:val="26"/>
        </w:rPr>
        <w:t xml:space="preserve">4.3. Chịu toàn bộ chi phí hạ tầng vận hành Hệ thống trong thời hạn hợp đồng.</w:t>
      </w:r>
    </w:p>
    <w:p>
      <w:pPr>
        <w:spacing w:after="120" w:line="300"/>
        <w:jc w:val="both"/>
      </w:pPr>
      <w:r>
        <w:rPr>
          <w:rFonts w:ascii="Times New Roman" w:cs="Times New Roman" w:eastAsia="Times New Roman" w:hAnsi="Times New Roman"/>
          <w:sz w:val="26"/>
          <w:szCs w:val="26"/>
        </w:rPr>
        <w:t xml:space="preserve">4.4. Bảo mật dữ liệu của Bên B; không sử dụng dữ liệu học sinh vào bất kỳ mục đích nào khác ngoài việc vận hành Hệ thống cho Bên B.</w:t>
      </w:r>
    </w:p>
    <w:p>
      <w:pPr>
        <w:spacing w:after="120" w:line="300"/>
        <w:jc w:val="both"/>
      </w:pPr>
      <w:r>
        <w:rPr>
          <w:rFonts w:ascii="Times New Roman" w:cs="Times New Roman" w:eastAsia="Times New Roman" w:hAnsi="Times New Roman"/>
          <w:sz w:val="26"/>
          <w:szCs w:val="26"/>
        </w:rPr>
        <w:t xml:space="preserve">4.5. Được quyền tạm ngừng cung cấp dịch vụ nếu Bên B vi phạm nghĩa vụ thanh toán hoặc vi phạm quy định về bản quyền tại Điều 6, sau khi đã thông báo bằng văn bản trước tối thiểu 15 ngày.</w:t>
      </w:r>
    </w:p>
    <w:p>
      <w:pPr>
        <w:spacing w:after="120" w:before="260"/>
      </w:pPr>
      <w:r>
        <w:rPr>
          <w:rFonts w:ascii="Times New Roman" w:cs="Times New Roman" w:eastAsia="Times New Roman" w:hAnsi="Times New Roman"/>
          <w:b/>
          <w:bCs/>
          <w:sz w:val="26"/>
          <w:szCs w:val="26"/>
        </w:rPr>
        <w:t xml:space="preserve">Điều 5. Quyền và nghĩa vụ của Bên B</w:t>
      </w:r>
    </w:p>
    <w:p>
      <w:pPr>
        <w:spacing w:after="120" w:line="300"/>
        <w:jc w:val="both"/>
      </w:pPr>
      <w:r>
        <w:rPr>
          <w:rFonts w:ascii="Times New Roman" w:cs="Times New Roman" w:eastAsia="Times New Roman" w:hAnsi="Times New Roman"/>
          <w:sz w:val="26"/>
          <w:szCs w:val="26"/>
        </w:rPr>
        <w:t xml:space="preserve">5.1. Cung cấp đầy đủ, kịp thời và chính xác dữ liệu nền và thông tin cần thiết cho việc triển khai.</w:t>
      </w:r>
    </w:p>
    <w:p>
      <w:pPr>
        <w:spacing w:after="120" w:line="300"/>
        <w:jc w:val="both"/>
      </w:pPr>
      <w:r>
        <w:rPr>
          <w:rFonts w:ascii="Times New Roman" w:cs="Times New Roman" w:eastAsia="Times New Roman" w:hAnsi="Times New Roman"/>
          <w:sz w:val="26"/>
          <w:szCs w:val="26"/>
        </w:rPr>
        <w:t xml:space="preserve">5.2. Cử cán bộ đầu mối phối hợp trong quá trình triển khai, đào tạo và vận hành.</w:t>
      </w:r>
    </w:p>
    <w:p>
      <w:pPr>
        <w:spacing w:after="120" w:line="300"/>
        <w:jc w:val="both"/>
      </w:pPr>
      <w:r>
        <w:rPr>
          <w:rFonts w:ascii="Times New Roman" w:cs="Times New Roman" w:eastAsia="Times New Roman" w:hAnsi="Times New Roman"/>
          <w:sz w:val="26"/>
          <w:szCs w:val="26"/>
        </w:rPr>
        <w:t xml:space="preserve">5.3. Thanh toán đầy đủ, đúng hạn theo Điều 3.</w:t>
      </w:r>
    </w:p>
    <w:p>
      <w:pPr>
        <w:spacing w:after="120" w:line="300"/>
        <w:jc w:val="both"/>
      </w:pPr>
      <w:r>
        <w:rPr>
          <w:rFonts w:ascii="Times New Roman" w:cs="Times New Roman" w:eastAsia="Times New Roman" w:hAnsi="Times New Roman"/>
          <w:sz w:val="26"/>
          <w:szCs w:val="26"/>
        </w:rPr>
        <w:t xml:space="preserve">5.4. Quản lý tài khoản được cấp; chịu trách nhiệm về nội dung dữ liệu do người dùng của mình nhập vào Hệ thống.</w:t>
      </w:r>
    </w:p>
    <w:p>
      <w:pPr>
        <w:spacing w:after="120" w:line="300"/>
        <w:jc w:val="both"/>
      </w:pPr>
      <w:r>
        <w:rPr>
          <w:rFonts w:ascii="Times New Roman" w:cs="Times New Roman" w:eastAsia="Times New Roman" w:hAnsi="Times New Roman"/>
          <w:sz w:val="26"/>
          <w:szCs w:val="26"/>
        </w:rPr>
        <w:t xml:space="preserve">5.5. Được toàn quyền sở hữu đối với dữ liệu của nhà trường; được yêu cầu xuất toàn bộ dữ liệu bất kỳ lúc nào.</w:t>
      </w:r>
    </w:p>
    <w:p>
      <w:pPr>
        <w:spacing w:after="120" w:before="260"/>
      </w:pPr>
      <w:r>
        <w:rPr>
          <w:rFonts w:ascii="Times New Roman" w:cs="Times New Roman" w:eastAsia="Times New Roman" w:hAnsi="Times New Roman"/>
          <w:b/>
          <w:bCs/>
          <w:sz w:val="26"/>
          <w:szCs w:val="26"/>
        </w:rPr>
        <w:t xml:space="preserve">Điều 6. Quyền sở hữu trí tuệ và bản quyền</w:t>
      </w:r>
    </w:p>
    <w:p>
      <w:pPr>
        <w:spacing w:after="120" w:line="300"/>
        <w:jc w:val="both"/>
      </w:pPr>
      <w:r>
        <w:rPr>
          <w:rFonts w:ascii="Times New Roman" w:cs="Times New Roman" w:eastAsia="Times New Roman" w:hAnsi="Times New Roman"/>
          <w:sz w:val="26"/>
          <w:szCs w:val="26"/>
        </w:rPr>
        <w:t xml:space="preserve">6.1. Toàn bộ mã nguồn, thiết kế, tài liệu và thương hiệu “Nền Nếp” thuộc quyền sở hữu của tác giả – 2Anh AI Education.</w:t>
      </w:r>
    </w:p>
    <w:p>
      <w:pPr>
        <w:spacing w:after="120" w:line="300"/>
        <w:jc w:val="both"/>
      </w:pPr>
      <w:r>
        <w:rPr>
          <w:rFonts w:ascii="Times New Roman" w:cs="Times New Roman" w:eastAsia="Times New Roman" w:hAnsi="Times New Roman"/>
          <w:sz w:val="26"/>
          <w:szCs w:val="26"/>
        </w:rPr>
        <w:t xml:space="preserve">6.2. Bên B không được sao chép, phân phối, cho thuê, chuyển nhượng quyền sử dụng cho bên thứ ba; không dịch ngược, phân tích hoặc can thiệp vào mã nguồn của Hệ thống.</w:t>
      </w:r>
    </w:p>
    <w:p>
      <w:pPr>
        <w:spacing w:after="120" w:line="300"/>
        <w:jc w:val="both"/>
      </w:pPr>
      <w:r>
        <w:rPr>
          <w:rFonts w:ascii="Times New Roman" w:cs="Times New Roman" w:eastAsia="Times New Roman" w:hAnsi="Times New Roman"/>
          <w:sz w:val="26"/>
          <w:szCs w:val="26"/>
        </w:rPr>
        <w:t xml:space="preserve">6.3. Bên B không được gỡ bỏ, che khuất hoặc thay đổi các thông tin về bản quyền, tác giả hiển thị trên Hệ thống và tài liệu kèm theo.</w:t>
      </w:r>
    </w:p>
    <w:p>
      <w:pPr>
        <w:spacing w:after="120" w:line="300"/>
        <w:jc w:val="both"/>
      </w:pPr>
      <w:r>
        <w:rPr>
          <w:rFonts w:ascii="Times New Roman" w:cs="Times New Roman" w:eastAsia="Times New Roman" w:hAnsi="Times New Roman"/>
          <w:sz w:val="26"/>
          <w:szCs w:val="26"/>
        </w:rPr>
        <w:t xml:space="preserve">6.4. Vi phạm khoản 6.2 hoặc 6.3 dẫn tới chấm dứt hợp đồng ngay lập tức; bên vi phạm bồi thường thiệt hại theo quy định pháp luật.</w:t>
      </w:r>
    </w:p>
    <w:p>
      <w:pPr>
        <w:spacing w:after="120" w:line="300"/>
        <w:jc w:val="both"/>
        <w:rPr>
          <w:ins w:id="9201" w:author="Trợ lý AI – rà soát pháp lý (Cowork)" w:date="2026-08-24T00:00:00Z"/>
        </w:rPr>
      </w:pPr>
      <w:ins w:id="9202" w:author="Trợ lý AI – rà soát pháp lý (Cowork)" w:date="2026-08-24T00:00:00Z">
        <w:r>
          <w:rPr>
            <w:rFonts w:ascii="Times New Roman" w:cs="Times New Roman" w:eastAsia="Times New Roman" w:hAnsi="Times New Roman"/>
            <w:sz w:val="26"/>
            <w:szCs w:val="26"/>
          </w:rPr>
          <w:t xml:space="preserve">6.5. Bên B được tạo và lưu giữ 01 (một) bản sao lưu hợp pháp đối với dữ liệu, cấu hình sử dụng của mình nhằm mục đích khôi phục khi có sự cố; bản sao lưu này không được chuyển giao, chia sẻ cho bên thứ ba, phù hợp quy định tại Điều 22 Luật Sở hữu trí tuệ (đã được sửa đổi, bổ sung bởi Luật số 131/2025/QH15 ngày 10 tháng 12 năm 2025).</w:t>
        </w:r>
      </w:ins>
    </w:p>
    <w:p>
      <w:pPr>
        <w:spacing w:after="120" w:before="260"/>
      </w:pPr>
      <w:r>
        <w:rPr>
          <w:rFonts w:ascii="Times New Roman" w:cs="Times New Roman" w:eastAsia="Times New Roman" w:hAnsi="Times New Roman"/>
          <w:b/>
          <w:bCs/>
          <w:sz w:val="26"/>
          <w:szCs w:val="26"/>
        </w:rPr>
        <w:t xml:space="preserve">Điều 7. Dữ liệu và bảo vệ thông tin cá nhân</w:t>
      </w:r>
    </w:p>
    <w:p>
      <w:pPr>
        <w:spacing w:after="120" w:line="300"/>
        <w:jc w:val="both"/>
      </w:pPr>
      <w:r>
        <w:rPr>
          <w:rFonts w:ascii="Times New Roman" w:cs="Times New Roman" w:eastAsia="Times New Roman" w:hAnsi="Times New Roman"/>
          <w:sz w:val="26"/>
          <w:szCs w:val="26"/>
        </w:rPr>
        <w:t xml:space="preserve">7.1. Dữ liệu học sinh, giáo viên và toàn bộ dữ liệu nghiệp vụ phát sinh thuộc quyền sở hữu của Bên B. </w:t>
      </w:r>
      <w:del w:id="9203" w:author="Trợ lý AI – rà soát pháp lý (Cowork)" w:date="2026-08-24T00:00:00Z">
        <w:r>
          <w:rPr>
            <w:rFonts w:ascii="Times New Roman" w:cs="Times New Roman" w:eastAsia="Times New Roman" w:hAnsi="Times New Roman"/>
            <w:sz w:val="26"/>
            <w:szCs w:val="26"/>
          </w:rPr>
          <w:delText xml:space="preserve">Bên A là bên xử lý dữ liệu theo ủy quyền của Bên B.</w:delText>
        </w:r>
      </w:del>
      <w:ins w:id="9204" w:author="Trợ lý AI – rà soát pháp lý (Cowork)" w:date="2026-08-24T00:00:00Z">
        <w:r>
          <w:rPr>
            <w:rFonts w:ascii="Times New Roman" w:cs="Times New Roman" w:eastAsia="Times New Roman" w:hAnsi="Times New Roman"/>
            <w:sz w:val="26"/>
            <w:szCs w:val="26"/>
          </w:rPr>
          <w:t xml:space="preserve">Theo Luật Bảo vệ dữ liệu cá nhân số 91/2025/QH15, Bên B là Bên Kiểm soát dữ liệu cá nhân; Bên A là Bên xử lý dữ liệu cá nhân theo hợp đồng và chỉ được xử lý dữ liệu cá nhân đúng phạm vi, mục đích, thời hạn quy định tại Hợp đồng này và theo chỉ định của Bên B.</w:t>
        </w:r>
      </w:ins>
    </w:p>
    <w:p>
      <w:pPr>
        <w:spacing w:after="120" w:line="300"/>
        <w:jc w:val="both"/>
      </w:pPr>
      <w:del w:id="9205" w:author="Trợ lý AI – rà soát pháp lý (Cowork)" w:date="2026-08-24T00:00:00Z">
        <w:r>
          <w:rPr>
            <w:rFonts w:ascii="Times New Roman" w:cs="Times New Roman" w:eastAsia="Times New Roman" w:hAnsi="Times New Roman"/>
            <w:sz w:val="26"/>
            <w:szCs w:val="26"/>
          </w:rPr>
          <w:delText xml:space="preserve">7.2. Hai bên tuân thủ quy định pháp luật về bảo vệ dữ liệu cá nhân, đặc biệt đối với dữ liệu của người chưa thành niên.</w:delText>
        </w:r>
      </w:del>
      <w:ins w:id="9206" w:author="Trợ lý AI – rà soát pháp lý (Cowork)" w:date="2026-08-24T00:00:00Z">
        <w:r>
          <w:rPr>
            <w:rFonts w:ascii="Times New Roman" w:cs="Times New Roman" w:eastAsia="Times New Roman" w:hAnsi="Times New Roman"/>
            <w:sz w:val="26"/>
            <w:szCs w:val="26"/>
          </w:rPr>
          <w:t xml:space="preserve">7.2. Hai bên tuân thủ Luật Bảo vệ dữ liệu cá nhân số 91/2025/QH15 và Nghị định số 356/2025/NĐ-CP quy định chi tiết thi hành. Do phần lớn học sinh là người chưa thành niên, Bên B có trách nhiệm bảo đảm việc thu thập, cung cấp dữ liệu cá nhân của học sinh cho Bên A xử lý trên Hệ thống có sự đồng ý hợp lệ của cha, mẹ hoặc người giám hộ theo quy định của pháp luật về bảo vệ dữ liệu cá nhân đối với trẻ em.</w:t>
        </w:r>
      </w:ins>
    </w:p>
    <w:p>
      <w:pPr>
        <w:spacing w:after="120" w:line="300"/>
        <w:jc w:val="both"/>
      </w:pPr>
      <w:r>
        <w:rPr>
          <w:rFonts w:ascii="Times New Roman" w:cs="Times New Roman" w:eastAsia="Times New Roman" w:hAnsi="Times New Roman"/>
          <w:sz w:val="26"/>
          <w:szCs w:val="26"/>
        </w:rPr>
        <w:t xml:space="preserve">7.3. Bên A sao lưu dữ liệu định kỳ và bàn giao bản sao lưu cho Bên B khi có yêu cầu.</w:t>
      </w:r>
    </w:p>
    <w:p>
      <w:pPr>
        <w:spacing w:after="120" w:line="300"/>
        <w:jc w:val="both"/>
        <w:rPr>
          <w:ins w:id="9207" w:author="Trợ lý AI – rà soát pháp lý (Cowork)" w:date="2026-08-24T00:00:00Z"/>
        </w:rPr>
      </w:pPr>
      <w:ins w:id="9208" w:author="Trợ lý AI – rà soát pháp lý (Cowork)" w:date="2026-08-24T00:00:00Z">
        <w:r>
          <w:rPr>
            <w:rFonts w:ascii="Times New Roman" w:cs="Times New Roman" w:eastAsia="Times New Roman" w:hAnsi="Times New Roman"/>
            <w:sz w:val="26"/>
            <w:szCs w:val="26"/>
          </w:rPr>
          <w:t xml:space="preserve">7.4. Bên A áp dụng các biện pháp bảo vệ dữ liệu cá nhân phù hợp (mã hóa, phân quyền truy cập, ghi nhật ký truy cập) tương xứng với tính chất, mức độ của việc xử lý dữ liệu; khi phát hiện sự cố hoặc hành vi vi phạm quy định về bảo vệ dữ liệu cá nhân, Bên A có trách nhiệm thông báo ngay cho Bên B để hai bên phối hợp xử lý và thực hiện nghĩa vụ thông báo tới cơ quan chuyên trách, chủ thể dữ liệu theo thời hạn quy định tại Luật Bảo vệ dữ liệu cá nhân số 91/2025/QH15 và văn bản hướng dẫn thi hành.</w:t>
        </w:r>
      </w:ins>
    </w:p>
    <w:p>
      <w:pPr>
        <w:spacing w:after="120" w:line="300"/>
        <w:jc w:val="both"/>
      </w:pPr>
      <w:del w:id="9209" w:author="Trợ lý AI – rà soát pháp lý (Cowork)" w:date="2026-08-24T00:00:00Z">
        <w:r>
          <w:rPr>
            <w:rFonts w:ascii="Times New Roman" w:cs="Times New Roman" w:eastAsia="Times New Roman" w:hAnsi="Times New Roman"/>
            <w:sz w:val="26"/>
            <w:szCs w:val="26"/>
          </w:rPr>
          <w:delText xml:space="preserve">7.4</w:delText>
        </w:r>
      </w:del>
      <w:ins w:id="9210" w:author="Trợ lý AI – rà soát pháp lý (Cowork)" w:date="2026-08-24T00:00:00Z">
        <w:r>
          <w:rPr>
            <w:rFonts w:ascii="Times New Roman" w:cs="Times New Roman" w:eastAsia="Times New Roman" w:hAnsi="Times New Roman"/>
            <w:sz w:val="26"/>
            <w:szCs w:val="26"/>
          </w:rPr>
          <w:t xml:space="preserve">7.5</w:t>
        </w:r>
      </w:ins>
      <w:r>
        <w:rPr>
          <w:rFonts w:ascii="Times New Roman" w:cs="Times New Roman" w:eastAsia="Times New Roman" w:hAnsi="Times New Roman"/>
          <w:sz w:val="26"/>
          <w:szCs w:val="26"/>
        </w:rPr>
        <w:t xml:space="preserve">. Khi hợp đồng chấm dứt, Bên A bàn giao toàn bộ dữ liệu cho Bên B dưới định dạng có thể sử dụng lại (Excel hoặc tương đương) và xóa dữ liệu khỏi hệ thống của mình trong vòng 30 ngày, trừ trường hợp Bên B có yêu cầu khác bằng văn bản.</w:t>
      </w:r>
    </w:p>
    <w:p>
      <w:pPr>
        <w:spacing w:after="120" w:line="300"/>
        <w:jc w:val="both"/>
        <w:rPr>
          <w:ins w:id="9211" w:author="Trợ lý AI – rà soát pháp lý (Cowork)" w:date="2026-08-24T00:00:00Z"/>
        </w:rPr>
      </w:pPr>
      <w:ins w:id="9212" w:author="Trợ lý AI – rà soát pháp lý (Cowork)" w:date="2026-08-24T00:00:00Z">
        <w:r>
          <w:rPr>
            <w:rFonts w:ascii="Times New Roman" w:cs="Times New Roman" w:eastAsia="Times New Roman" w:hAnsi="Times New Roman"/>
            <w:sz w:val="26"/>
            <w:szCs w:val="26"/>
          </w:rPr>
          <w:t xml:space="preserve">7.6. Bên B, với tư cách Bên Kiểm soát dữ liệu, có trách nhiệm tiếp nhận và phản hồi các yêu cầu của chủ thể dữ liệu (học sinh, cha mẹ hoặc người giám hộ, giáo viên) về việc thực hiện quyền của chủ thể dữ liệu cá nhân (quyền truy cập, chỉnh sửa, rút lại sự đồng ý, yêu cầu xóa dữ liệu...) theo đúng thời hạn luật định; Bên A có trách nhiệm hỗ trợ kỹ thuật để Bên B thực hiện các yêu cầu này trên Hệ thống.</w:t>
        </w:r>
      </w:ins>
    </w:p>
    <w:p>
      <w:pPr>
        <w:spacing w:after="120" w:before="260"/>
      </w:pPr>
      <w:r>
        <w:rPr>
          <w:rFonts w:ascii="Times New Roman" w:cs="Times New Roman" w:eastAsia="Times New Roman" w:hAnsi="Times New Roman"/>
          <w:b/>
          <w:bCs/>
          <w:sz w:val="26"/>
          <w:szCs w:val="26"/>
        </w:rPr>
        <w:t xml:space="preserve">Điều 8. Thời hạn hợp đồng</w:t>
      </w:r>
    </w:p>
    <w:p>
      <w:pPr>
        <w:spacing w:after="120" w:line="300"/>
        <w:jc w:val="both"/>
      </w:pPr>
      <w:r>
        <w:rPr>
          <w:rFonts w:ascii="Times New Roman" w:cs="Times New Roman" w:eastAsia="Times New Roman" w:hAnsi="Times New Roman"/>
          <w:sz w:val="26"/>
          <w:szCs w:val="26"/>
        </w:rPr>
        <w:t xml:space="preserve">8.1. Hợp đồng có hiệu lực từ ngày ...... tháng ...... năm 20...... đến ngày ...... tháng ...... năm 20......</w:t>
      </w:r>
    </w:p>
    <w:p>
      <w:pPr>
        <w:spacing w:after="120" w:line="300"/>
        <w:jc w:val="both"/>
      </w:pPr>
      <w:r>
        <w:rPr>
          <w:rFonts w:ascii="Times New Roman" w:cs="Times New Roman" w:eastAsia="Times New Roman" w:hAnsi="Times New Roman"/>
          <w:sz w:val="26"/>
          <w:szCs w:val="26"/>
        </w:rPr>
        <w:t xml:space="preserve">8.2. Trước khi hết hạn 30 ngày, hai bên thống nhất việc gia hạn. Nếu không có ý kiến khác bằng văn bản, hợp đồng được gia hạn thêm một năm với các điều khoản tương tự.</w:t>
      </w:r>
    </w:p>
    <w:p>
      <w:pPr>
        <w:spacing w:after="120" w:before="260"/>
      </w:pPr>
      <w:r>
        <w:rPr>
          <w:rFonts w:ascii="Times New Roman" w:cs="Times New Roman" w:eastAsia="Times New Roman" w:hAnsi="Times New Roman"/>
          <w:b/>
          <w:bCs/>
          <w:sz w:val="26"/>
          <w:szCs w:val="26"/>
        </w:rPr>
        <w:t xml:space="preserve">Điều 9. Nghiệm thu và bảo hành</w:t>
      </w:r>
    </w:p>
    <w:p>
      <w:pPr>
        <w:spacing w:after="120" w:line="300"/>
        <w:jc w:val="both"/>
      </w:pPr>
      <w:r>
        <w:rPr>
          <w:rFonts w:ascii="Times New Roman" w:cs="Times New Roman" w:eastAsia="Times New Roman" w:hAnsi="Times New Roman"/>
          <w:sz w:val="26"/>
          <w:szCs w:val="26"/>
        </w:rPr>
        <w:t xml:space="preserve">9.1. Việc nghiệm thu được thực hiện sau khi Hệ thống vận hành đầy đủ các chức năng theo Điều 2 và Bên B đã được đào tạo sử dụng.</w:t>
      </w:r>
    </w:p>
    <w:p>
      <w:pPr>
        <w:spacing w:after="120" w:line="300"/>
        <w:jc w:val="both"/>
      </w:pPr>
      <w:r>
        <w:rPr>
          <w:rFonts w:ascii="Times New Roman" w:cs="Times New Roman" w:eastAsia="Times New Roman" w:hAnsi="Times New Roman"/>
          <w:sz w:val="26"/>
          <w:szCs w:val="26"/>
        </w:rPr>
        <w:t xml:space="preserve">9.2. Bên A bảo hành và sửa lỗi phần mềm miễn phí trong suốt thời hạn hợp đồng.</w:t>
      </w:r>
    </w:p>
    <w:p>
      <w:pPr>
        <w:spacing w:after="120" w:line="300"/>
        <w:jc w:val="both"/>
      </w:pPr>
      <w:r>
        <w:rPr>
          <w:rFonts w:ascii="Times New Roman" w:cs="Times New Roman" w:eastAsia="Times New Roman" w:hAnsi="Times New Roman"/>
          <w:sz w:val="26"/>
          <w:szCs w:val="26"/>
        </w:rPr>
        <w:t xml:space="preserve">9.3. Các yêu cầu bổ sung tính năng mới ngoài phạm vi hợp đồng được hai bên thỏa thuận riêng.</w:t>
      </w:r>
    </w:p>
    <w:p>
      <w:pPr>
        <w:spacing w:after="120" w:before="260"/>
      </w:pPr>
      <w:r>
        <w:rPr>
          <w:rFonts w:ascii="Times New Roman" w:cs="Times New Roman" w:eastAsia="Times New Roman" w:hAnsi="Times New Roman"/>
          <w:b/>
          <w:bCs/>
          <w:sz w:val="26"/>
          <w:szCs w:val="26"/>
        </w:rPr>
        <w:t xml:space="preserve">Điều 10. Chấm dứt hợp đồng</w:t>
      </w:r>
    </w:p>
    <w:p>
      <w:pPr>
        <w:spacing w:after="120" w:line="300"/>
        <w:jc w:val="both"/>
      </w:pPr>
      <w:r>
        <w:rPr>
          <w:rFonts w:ascii="Times New Roman" w:cs="Times New Roman" w:eastAsia="Times New Roman" w:hAnsi="Times New Roman"/>
          <w:sz w:val="26"/>
          <w:szCs w:val="26"/>
        </w:rPr>
        <w:t xml:space="preserve">10.1. Hợp đồng chấm dứt khi hết thời hạn mà không gia hạn; hoặc theo thỏa thuận bằng văn bản của hai bên.</w:t>
      </w:r>
    </w:p>
    <w:p>
      <w:pPr>
        <w:spacing w:after="120" w:line="300"/>
        <w:jc w:val="both"/>
      </w:pPr>
      <w:r>
        <w:rPr>
          <w:rFonts w:ascii="Times New Roman" w:cs="Times New Roman" w:eastAsia="Times New Roman" w:hAnsi="Times New Roman"/>
          <w:sz w:val="26"/>
          <w:szCs w:val="26"/>
        </w:rPr>
        <w:t xml:space="preserve">10.2. Một bên được đơn phương chấm dứt nếu bên kia vi phạm nghiêm trọng nghĩa vụ hợp đồng và không khắc phục trong vòng 30 ngày kể từ khi nhận được thông báo bằng văn bản.</w:t>
      </w:r>
    </w:p>
    <w:p>
      <w:pPr>
        <w:spacing w:after="120" w:line="300"/>
        <w:jc w:val="both"/>
      </w:pPr>
      <w:r>
        <w:rPr>
          <w:rFonts w:ascii="Times New Roman" w:cs="Times New Roman" w:eastAsia="Times New Roman" w:hAnsi="Times New Roman"/>
          <w:sz w:val="26"/>
          <w:szCs w:val="26"/>
        </w:rPr>
        <w:t xml:space="preserve">10.3. Khi chấm dứt, hai bên thực hiện nghĩa vụ tại khoản </w:t>
      </w:r>
      <w:del w:id="9213" w:author="Trợ lý AI – rà soát pháp lý (Cowork)" w:date="2026-08-24T00:00:00Z">
        <w:r>
          <w:rPr>
            <w:rFonts w:ascii="Times New Roman" w:cs="Times New Roman" w:eastAsia="Times New Roman" w:hAnsi="Times New Roman"/>
            <w:sz w:val="26"/>
            <w:szCs w:val="26"/>
          </w:rPr>
          <w:delText xml:space="preserve">7.4</w:delText>
        </w:r>
      </w:del>
      <w:ins w:id="9214" w:author="Trợ lý AI – rà soát pháp lý (Cowork)" w:date="2026-08-24T00:00:00Z">
        <w:r>
          <w:rPr>
            <w:rFonts w:ascii="Times New Roman" w:cs="Times New Roman" w:eastAsia="Times New Roman" w:hAnsi="Times New Roman"/>
            <w:sz w:val="26"/>
            <w:szCs w:val="26"/>
          </w:rPr>
          <w:t xml:space="preserve">7.5</w:t>
        </w:r>
      </w:ins>
      <w:r>
        <w:rPr>
          <w:rFonts w:ascii="Times New Roman" w:cs="Times New Roman" w:eastAsia="Times New Roman" w:hAnsi="Times New Roman"/>
          <w:sz w:val="26"/>
          <w:szCs w:val="26"/>
        </w:rPr>
        <w:t xml:space="preserve"> và quyết toán các khoản đã phát sinh.</w:t>
      </w:r>
    </w:p>
    <w:p>
      <w:pPr>
        <w:spacing w:after="120" w:before="260"/>
      </w:pPr>
      <w:r>
        <w:rPr>
          <w:rFonts w:ascii="Times New Roman" w:cs="Times New Roman" w:eastAsia="Times New Roman" w:hAnsi="Times New Roman"/>
          <w:b/>
          <w:bCs/>
          <w:sz w:val="26"/>
          <w:szCs w:val="26"/>
        </w:rPr>
        <w:t xml:space="preserve">Điều 11. Điều khoản chung</w:t>
      </w:r>
    </w:p>
    <w:p>
      <w:pPr>
        <w:spacing w:after="120" w:line="300"/>
        <w:jc w:val="both"/>
      </w:pPr>
      <w:r>
        <w:rPr>
          <w:rFonts w:ascii="Times New Roman" w:cs="Times New Roman" w:eastAsia="Times New Roman" w:hAnsi="Times New Roman"/>
          <w:sz w:val="26"/>
          <w:szCs w:val="26"/>
        </w:rPr>
        <w:t xml:space="preserve">11.1. Hai bên cam kết thực hiện đúng các điều khoản đã ký; mọi thay đổi phải được lập thành phụ lục có chữ ký của hai bên.</w:t>
      </w:r>
    </w:p>
    <w:p>
      <w:pPr>
        <w:spacing w:after="120" w:line="300"/>
        <w:jc w:val="both"/>
      </w:pPr>
      <w:r>
        <w:rPr>
          <w:rFonts w:ascii="Times New Roman" w:cs="Times New Roman" w:eastAsia="Times New Roman" w:hAnsi="Times New Roman"/>
          <w:sz w:val="26"/>
          <w:szCs w:val="26"/>
        </w:rPr>
        <w:t xml:space="preserve">11.2. Tranh chấp phát sinh được giải quyết trước hết bằng thương lượng; nếu không đạt kết quả, đưa ra Tòa án có thẩm quyền giải quyết theo quy định pháp luật.</w:t>
      </w:r>
    </w:p>
    <w:p>
      <w:pPr>
        <w:spacing w:after="400" w:line="300"/>
        <w:jc w:val="both"/>
      </w:pPr>
      <w:r>
        <w:rPr>
          <w:rFonts w:ascii="Times New Roman" w:cs="Times New Roman" w:eastAsia="Times New Roman" w:hAnsi="Times New Roman"/>
          <w:sz w:val="26"/>
          <w:szCs w:val="26"/>
        </w:rPr>
        <w:t xml:space="preserve">11.3. Hợp đồng gồm ...... trang, được lập thành 04 bản có giá trị pháp lý như nhau: Bên A giữ 02 bản, Bên B giữ 02 bản.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tcPr>
          <w:p>
            <w:pPr>
              <w:spacing w:after="40" w:line="300"/>
              <w:jc w:val="center"/>
            </w:pPr>
            <w:r>
              <w:rPr>
                <w:rFonts w:ascii="Times New Roman" w:cs="Times New Roman" w:eastAsia="Times New Roman" w:hAnsi="Times New Roman"/>
                <w:b/>
                <w:bCs/>
                <w:sz w:val="26"/>
                <w:szCs w:val="26"/>
              </w:rPr>
              <w:t xml:space="preserve">ĐẠI DIỆN BÊN A</w:t>
            </w:r>
          </w:p>
          <w:p>
            <w:pPr>
              <w:spacing w:after="1400" w:line="300"/>
              <w:jc w:val="center"/>
            </w:pPr>
            <w:r>
              <w:rPr>
                <w:rFonts w:ascii="Times New Roman" w:cs="Times New Roman" w:eastAsia="Times New Roman" w:hAnsi="Times New Roman"/>
                <w:i/>
                <w:iCs/>
                <w:sz w:val="22"/>
                <w:szCs w:val="22"/>
              </w:rPr>
              <w:t xml:space="preserve">(Ký, ghi rõ họ tên và đóng dấu)</w:t>
            </w:r>
          </w:p>
          <w:p>
            <w:pPr>
              <w:spacing w:after="0" w:line="300"/>
              <w:jc w:val="center"/>
            </w:pPr>
            <w:r>
              <w:rPr>
                <w:rFonts w:ascii="Times New Roman" w:cs="Times New Roman" w:eastAsia="Times New Roman" w:hAnsi="Times New Roman"/>
                <w:sz w:val="26"/>
                <w:szCs w:val="26"/>
              </w:rPr>
              <w:t xml:space="preserve">..............................................</w:t>
            </w:r>
          </w:p>
        </w:tc>
        <w:tc>
          <w:tcPr>
            <w:tcBorders>
              <w:top w:val="none" w:color="FFFFFF" w:sz="0"/>
              <w:left w:val="none" w:color="FFFFFF" w:sz="0"/>
              <w:bottom w:val="none" w:color="FFFFFF" w:sz="0"/>
              <w:right w:val="none" w:color="FFFFFF" w:sz="0"/>
            </w:tcBorders>
          </w:tcPr>
          <w:p>
            <w:pPr>
              <w:spacing w:after="40" w:line="300"/>
              <w:jc w:val="center"/>
            </w:pPr>
            <w:r>
              <w:rPr>
                <w:rFonts w:ascii="Times New Roman" w:cs="Times New Roman" w:eastAsia="Times New Roman" w:hAnsi="Times New Roman"/>
                <w:b/>
                <w:bCs/>
                <w:sz w:val="26"/>
                <w:szCs w:val="26"/>
              </w:rPr>
              <w:t xml:space="preserve">ĐẠI DIỆN BÊN B</w:t>
            </w:r>
          </w:p>
          <w:p>
            <w:pPr>
              <w:spacing w:after="1400" w:line="300"/>
              <w:jc w:val="center"/>
            </w:pPr>
            <w:r>
              <w:rPr>
                <w:rFonts w:ascii="Times New Roman" w:cs="Times New Roman" w:eastAsia="Times New Roman" w:hAnsi="Times New Roman"/>
                <w:i/>
                <w:iCs/>
                <w:sz w:val="22"/>
                <w:szCs w:val="22"/>
              </w:rPr>
              <w:t xml:space="preserve">(Ký, ghi rõ họ tên và đóng dấu)</w:t>
            </w:r>
          </w:p>
          <w:p>
            <w:pPr>
              <w:spacing w:after="0" w:line="300"/>
              <w:jc w:val="center"/>
            </w:pPr>
            <w:r>
              <w:rPr>
                <w:rFonts w:ascii="Times New Roman" w:cs="Times New Roman" w:eastAsia="Times New Roman" w:hAnsi="Times New Roman"/>
                <w:sz w:val="26"/>
                <w:szCs w:val="26"/>
              </w:rPr>
              <w:t xml:space="preserve">..............................................</w:t>
            </w:r>
          </w:p>
        </w:tc>
      </w:tr>
    </w:tbl>
    <w:p>
      <w:pPr>
        <w:spacing w:before="4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color="FFFFFF" w:sz="0"/>
              <w:left w:val="none" w:color="FFFFFF" w:sz="0"/>
              <w:bottom w:val="none" w:color="FFFFFF" w:sz="0"/>
              <w:right w:val="none" w:color="FFFFFF" w:sz="0"/>
            </w:tcBorders>
          </w:tcPr>
          <w:p>
            <w:pPr>
              <w:spacing w:after="40" w:line="300"/>
              <w:jc w:val="center"/>
            </w:pPr>
            <w:r>
              <w:rPr>
                <w:rFonts w:ascii="Times New Roman" w:cs="Times New Roman" w:eastAsia="Times New Roman" w:hAnsi="Times New Roman"/>
                <w:b/>
                <w:bCs/>
                <w:sz w:val="26"/>
                <w:szCs w:val="26"/>
              </w:rPr>
              <w:t xml:space="preserve">ĐẠI DIỆN KỸ THUẬT</w:t>
            </w:r>
          </w:p>
          <w:p>
            <w:pPr>
              <w:spacing w:after="1400" w:line="300"/>
              <w:jc w:val="center"/>
            </w:pPr>
            <w:r>
              <w:rPr>
                <w:rFonts w:ascii="Times New Roman" w:cs="Times New Roman" w:eastAsia="Times New Roman" w:hAnsi="Times New Roman"/>
                <w:i/>
                <w:iCs/>
                <w:sz w:val="22"/>
                <w:szCs w:val="22"/>
              </w:rPr>
              <w:t xml:space="preserve">Lương Hải Anh – 2Anh AI Education</w:t>
            </w:r>
          </w:p>
          <w:p>
            <w:pPr>
              <w:spacing w:after="0" w:line="300"/>
              <w:jc w:val="center"/>
            </w:pPr>
            <w:r>
              <w:rPr>
                <w:rFonts w:ascii="Times New Roman" w:cs="Times New Roman" w:eastAsia="Times New Roman" w:hAnsi="Times New Roman"/>
                <w:sz w:val="26"/>
                <w:szCs w:val="26"/>
              </w:rPr>
              <w:t xml:space="preserve">..............................................</w:t>
            </w:r>
          </w:p>
        </w:tc>
        <w:tc>
          <w:tcPr>
            <w:tcBorders>
              <w:top w:val="none" w:color="FFFFFF" w:sz="0"/>
              <w:left w:val="none" w:color="FFFFFF" w:sz="0"/>
              <w:bottom w:val="none" w:color="FFFFFF" w:sz="0"/>
              <w:right w:val="none" w:color="FFFFFF" w:sz="0"/>
            </w:tcBorders>
          </w:tcPr>
          <w:p>
            <w:pPr>
              <w:spacing w:after="0" w:line="300"/>
              <w:jc w:val="both"/>
            </w:pPr>
            <w:r>
              <w:rPr>
                <w:rFonts w:ascii="Times New Roman" w:cs="Times New Roman" w:eastAsia="Times New Roman" w:hAnsi="Times New Roman"/>
                <w:sz w:val="26"/>
                <w:szCs w:val="26"/>
              </w:rPr>
              <w:t xml:space="preserve"/>
            </w:r>
          </w:p>
        </w:tc>
      </w:tr>
    </w:tbl>
    <w:p>
      <w:pPr>
        <w:spacing w:after="0" w:line="300"/>
        <w:jc w:val="both"/>
      </w:pPr>
      <w:r>
        <w:rPr>
          <w:rFonts w:ascii="Times New Roman" w:cs="Times New Roman" w:eastAsia="Times New Roman" w:hAnsi="Times New Roman"/>
          <w:i/>
          <w:iCs/>
          <w:sz w:val="20"/>
          <w:szCs w:val="20"/>
        </w:rPr>
        <w:t xml:space="preserve">Ghi chú: Đây là hợp đồng mẫu để hai bên tham khảo và điền thông tin. Trước khi ký chính thức, nên rà soát lại với bộ phận pháp chế hoặc người có chuyên môn pháp lý của nhà trường.</w:t>
      </w:r>
    </w:p>
    <w:p>
      <w:pPr>
        <w:spacing w:after="0" w:line="300"/>
        <w:jc w:val="both"/>
        <w:rPr>
          <w:ins w:id="9401" w:author="Trợ lý AI – rà soát pháp lý (Cowork)" w:date="2026-08-24T00:00:00Z"/>
        </w:rPr>
      </w:pPr>
      <w:ins w:id="9402" w:author="Trợ lý AI – rà soát pháp lý (Cowork)" w:date="2026-08-24T00:00:00Z">
        <w:r>
          <w:rPr>
            <w:rFonts w:ascii="Times New Roman" w:cs="Times New Roman" w:eastAsia="Times New Roman" w:hAnsi="Times New Roman"/>
            <w:i/>
            <w:iCs/>
            <w:sz w:val="20"/>
            <w:szCs w:val="20"/>
          </w:rPr>
          <w:t xml:space="preserve">Ghi chú cập nhật (24/8/2026): Các căn cứ pháp lý và Điều 6, Điều 7 đã được rà soát, cập nhật theo văn bản pháp luật mới nhất tra cứu trên vbpl.vn/thư viện pháp luật tại thời điểm nêu trên, gồm: Luật Bảo vệ dữ liệu cá nhân số 91/2025/QH15 và Nghị định số 356/2025/NĐ-CP (thay thế Nghị định 13/2023/NĐ-CP đã hết hiệu lực từ 01/01/2026); Luật sửa đổi, bổ sung Luật Sở hữu trí tuệ số 131/2025/QH15; Luật Công nghiệp công nghệ số số 71/2025/QH15; Luật Chuyển đổi số số 148/2025/QH15. Các thay đổi được đánh dấu ở chế độ theo dõi (Track Changes) để tiện đối chiếu. Đề nghị rà soát lại với bộ phận pháp chế hoặc luật sư trước khi ký chính thức, đặc biệt về cơ chế lấy sự đồng ý của cha mẹ/người giám hộ đối với dữ liệu học sinh chưa thành niên.</w:t>
        </w:r>
      </w:ins>
    </w:p>
    <w:sectPr>
      <w:pgSz w:w="11906" w:h="16838" w:orient="portrait"/>
      <w:pgMar w:top="1134" w:right="992"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2026-08-24T17:50:55.135Z</dcterms:created>
  <dcterms:modified xsi:type="dcterms:W3CDTF">2026-08-24T17:50:55.136Z</dcterms:modified>
</cp:coreProperties>
</file>

<file path=docProps/custom.xml><?xml version="1.0" encoding="utf-8"?>
<Properties xmlns="http://schemas.openxmlformats.org/officeDocument/2006/custom-properties" xmlns:vt="http://schemas.openxmlformats.org/officeDocument/2006/docPropsVTypes"/>
</file>